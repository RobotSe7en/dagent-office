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commentRangeStart w:id="0"/>
      <w:r>
        <w:t xml:space="preserve">第三季度</w:t>
      </w:r>
      <w:r>
        <w:t xml:space="preserve">完成项目</w:t>
      </w:r>
      <w:commentRangeEnd w:id="0"/>
      <w:r>
        <w:commentReference w:id="0"/>
      </w:r>
    </w:p>
    <w:p>
      <w:del w:id="1" w:author="编辑者" w:date="2026-01-02T08:00:00Z">
        <w:r>
          <w:delText>旧安排</w:delText>
        </w:r>
      </w:del>
      <w:ins w:id="2" w:author="编辑者" w:date="2026-01-02T08:00:00Z">
        <w:r>
          <w:t xml:space="preserve">新安排</w:t>
        </w:r>
      </w:ins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comment w:id="0" w:author="审阅者" w:initials="SY" w:date="2026-01-01T08:00:00Z">
    <w:p>
      <w:r>
        <w:rPr>
          <w:b/>
        </w:rPr>
        <w:t xml:space="preserve">请修改</w:t>
      </w:r>
      <w:r>
        <w:t xml:space="preserve">时间安排</w:t>
      </w:r>
    </w:p>
  </w:comment>
</w:comments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Relationship Id="comments" Type="http://schemas.openxmlformats.org/officeDocument/2006/relationships/comments" Target="comments.xml"/></Relationships>
</file>