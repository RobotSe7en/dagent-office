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commentRangeStart w:id="0"/>
      <w:r>
        <w:rPr/>
        <w:t>第三季度完成项目</w:t>
      </w:r>
      <w:commentRangeEnd w:id="0"/>
      <w:r>
        <w:commentReference w:id="0"/>
      </w:r>
      <w:r>
        <w:rPr/>
      </w:r>
    </w:p>
    <w:p>
      <w:pPr>
        <w:pStyle w:val="Normal"/>
        <w:widowControl/>
        <w:bidi w:val="0"/>
        <w:spacing w:lineRule="auto" w:line="300" w:before="0" w:after="120"/>
        <w:jc w:val="start"/>
        <w:rPr/>
      </w:pPr>
      <w:del w:id="0" w:author="编辑者" w:date="2026-01-02T08:00:00Z">
        <w:r>
          <w:rPr/>
          <w:delText>旧安排</w:delText>
        </w:r>
      </w:del>
      <w:ins w:id="1" w:author="编辑者" w:date="2026-01-02T08:00:00Z">
        <w:r>
          <w:rPr/>
          <w:t>新安排</w:t>
        </w:r>
      </w:ins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审阅者" w:date="2026-01-01T08:00:00Z" w:initials="SY">
    <w:p>
      <w:pPr>
        <w:overflowPunct w:val="false"/>
        <w:spacing w:before="0" w:after="0" w:lineRule="auto" w:line="240"/>
        <w:rPr/>
      </w:pPr>
      <w:r>
        <w:annotationRef/>
      </w:r>
      <w:r>
        <w:rPr>
          <w:rFonts w:cs="Noto Sans Arabic" w:ascii="Liberation Serif" w:hAnsi="Liberation Serif" w:eastAsia="DejaVu Sans"/>
          <w:b/>
          <w:szCs w:val="24"/>
          <w:lang w:bidi="en-US" w:eastAsia="en-US" w:val="en-US"/>
        </w:rPr>
        <w:t>请修改</w:t>
      </w:r>
      <w:r>
        <w:rPr>
          <w:rFonts w:cs="Noto Sans Arabic" w:ascii="Liberation Serif" w:hAnsi="Liberation Serif" w:eastAsia="DejaVu Sans"/>
          <w:szCs w:val="24"/>
          <w:lang w:bidi="en-US" w:eastAsia="en-US" w:val="en-US"/>
        </w:rPr>
        <w:t>时间安排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Devanagari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Devanagari"/>
      <w:color w:val="auto"/>
      <w:kern w:val="0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color w:val="1F4B99"/>
      <w:sz w:val="36"/>
    </w:rPr>
  </w:style>
  <w:style w:type="character" w:styleId="Emphasis">
    <w:name w:val="Emphasis"/>
    <w:qFormat/>
    <w:rPr>
      <w:i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se">
    <w:name w:val="Base"/>
    <w:basedOn w:val="Normal"/>
    <w:qFormat/>
    <w:pPr>
      <w:ind w:start="240"/>
    </w:pPr>
    <w:rPr>
      <w:b/>
      <w:color w:val="123456"/>
    </w:rPr>
  </w:style>
  <w:style w:type="paragraph" w:styleId="Derived">
    <w:name w:val="Derived"/>
    <w:basedOn w:val="Base"/>
    <w:qFormat/>
    <w:pPr/>
    <w:rPr>
      <w:i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LibreOffice/25.8.1.1$Linux_X86_64 LibreOffice_project/580$Build-1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